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olor w:val="000000" w:themeColor="text1"/>
          <w:sz w:val="72"/>
          <w:szCs w:val="72"/>
        </w:rPr>
        <w:id w:val="356003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44546A" w:themeColor="text2"/>
          <w:sz w:val="20"/>
          <w:szCs w:val="20"/>
        </w:rPr>
      </w:sdtEndPr>
      <w:sdtContent>
        <w:p w:rsidR="00281D1C" w:rsidRDefault="00281D1C">
          <w:pPr>
            <w:pStyle w:val="NoSpacing"/>
            <w:rPr>
              <w:rFonts w:asciiTheme="majorHAnsi" w:eastAsiaTheme="majorEastAsia" w:hAnsiTheme="majorHAnsi" w:cstheme="majorBidi"/>
              <w:b/>
              <w:color w:val="4472C4" w:themeColor="accent1"/>
              <w:sz w:val="72"/>
              <w:szCs w:val="72"/>
            </w:rPr>
          </w:pPr>
          <w:r w:rsidRPr="00281D1C">
            <w:rPr>
              <w:rFonts w:eastAsiaTheme="majorEastAsia" w:cstheme="majorBidi"/>
              <w:b/>
              <w:noProof/>
              <w:color w:val="4472C4" w:themeColor="accent1"/>
              <w:sz w:val="22"/>
              <w:szCs w:val="22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-76200</wp:posOffset>
                </wp:positionV>
                <wp:extent cx="5703570" cy="6766560"/>
                <wp:effectExtent l="19050" t="0" r="0" b="0"/>
                <wp:wrapSquare wrapText="bothSides"/>
                <wp:docPr id="10" name="Picture 10" descr="Flight Flyer (US Letter) templa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Flight Flyer (US Letter) templa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3570" cy="6766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FE182D" w:rsidRPr="00FE182D">
            <w:rPr>
              <w:rFonts w:eastAsiaTheme="majorEastAsia" w:cstheme="majorBidi"/>
              <w:b/>
              <w:noProof/>
              <w:color w:val="4472C4" w:themeColor="accent1"/>
              <w:sz w:val="22"/>
              <w:szCs w:val="22"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5b9bd5 [3208]" strokecolor="#2e74b5 [2408]">
                <w10:wrap anchorx="page" anchory="page"/>
              </v:rect>
            </w:pict>
          </w:r>
          <w:r w:rsidR="00FE182D" w:rsidRPr="00FE182D">
            <w:rPr>
              <w:rFonts w:eastAsiaTheme="majorEastAsia" w:cstheme="majorBidi"/>
              <w:b/>
              <w:noProof/>
              <w:color w:val="4472C4" w:themeColor="accent1"/>
              <w:sz w:val="22"/>
              <w:szCs w:val="22"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2e74b5 [2408]">
                <w10:wrap anchorx="margin" anchory="page"/>
              </v:rect>
            </w:pict>
          </w:r>
          <w:r w:rsidR="00FE182D" w:rsidRPr="00FE182D">
            <w:rPr>
              <w:rFonts w:eastAsiaTheme="majorEastAsia" w:cstheme="majorBidi"/>
              <w:b/>
              <w:noProof/>
              <w:color w:val="4472C4" w:themeColor="accent1"/>
              <w:sz w:val="22"/>
              <w:szCs w:val="22"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2e74b5 [2408]">
                <w10:wrap anchorx="page" anchory="page"/>
              </v:rect>
            </w:pict>
          </w:r>
          <w:r w:rsidR="00FE182D" w:rsidRPr="00FE182D">
            <w:rPr>
              <w:rFonts w:eastAsiaTheme="majorEastAsia" w:cstheme="majorBidi"/>
              <w:b/>
              <w:noProof/>
              <w:color w:val="4472C4" w:themeColor="accent1"/>
              <w:sz w:val="22"/>
              <w:szCs w:val="22"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5b9bd5 [3208]" strokecolor="#2e74b5 [2408]">
                <w10:wrap anchorx="page" anchory="margin"/>
              </v:rect>
            </w:pict>
          </w:r>
          <w:r w:rsidRPr="00281D1C">
            <w:rPr>
              <w:rFonts w:asciiTheme="majorHAnsi" w:eastAsiaTheme="majorEastAsia" w:hAnsiTheme="majorHAnsi" w:cstheme="majorBidi"/>
              <w:b/>
              <w:color w:val="4472C4" w:themeColor="accent1"/>
              <w:sz w:val="72"/>
              <w:szCs w:val="72"/>
            </w:rPr>
            <w:t xml:space="preserve">                                  </w:t>
          </w:r>
        </w:p>
        <w:p w:rsidR="00281D1C" w:rsidRPr="00281D1C" w:rsidRDefault="00281D1C">
          <w:pPr>
            <w:pStyle w:val="NoSpacing"/>
            <w:rPr>
              <w:rFonts w:eastAsiaTheme="majorEastAsia" w:cstheme="minorHAnsi"/>
              <w:b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b/>
              <w:color w:val="4472C4" w:themeColor="accent1"/>
              <w:sz w:val="72"/>
              <w:szCs w:val="72"/>
            </w:rPr>
            <w:t xml:space="preserve">                                  </w:t>
          </w:r>
          <w:r w:rsidRPr="00281D1C">
            <w:rPr>
              <w:rFonts w:eastAsiaTheme="majorEastAsia" w:cstheme="minorHAnsi"/>
              <w:b/>
              <w:color w:val="4472C4" w:themeColor="accent1"/>
              <w:sz w:val="36"/>
              <w:szCs w:val="36"/>
            </w:rPr>
            <w:t>By</w:t>
          </w:r>
          <w:r w:rsidRPr="00281D1C">
            <w:rPr>
              <w:rFonts w:eastAsiaTheme="majorEastAsia" w:cstheme="minorHAnsi"/>
              <w:b/>
              <w:color w:val="4472C4" w:themeColor="accent1"/>
              <w:sz w:val="72"/>
              <w:szCs w:val="72"/>
            </w:rPr>
            <w:t xml:space="preserve">  </w:t>
          </w:r>
        </w:p>
        <w:p w:rsidR="00D96561" w:rsidRPr="00DE4229" w:rsidRDefault="00281D1C" w:rsidP="00DE4229">
          <w:pPr>
            <w:pStyle w:val="NoSpacing"/>
            <w:rPr>
              <w:rFonts w:asciiTheme="majorHAnsi" w:eastAsiaTheme="majorEastAsia" w:hAnsiTheme="majorHAnsi" w:cstheme="majorBidi"/>
              <w:b/>
              <w:color w:val="4472C4" w:themeColor="accent1"/>
              <w:sz w:val="36"/>
              <w:szCs w:val="36"/>
            </w:rPr>
          </w:pPr>
          <w:r w:rsidRPr="00281D1C">
            <w:rPr>
              <w:rFonts w:asciiTheme="majorHAnsi" w:eastAsiaTheme="majorEastAsia" w:hAnsiTheme="majorHAnsi" w:cstheme="majorBidi"/>
              <w:b/>
              <w:color w:val="4472C4" w:themeColor="accent1"/>
              <w:sz w:val="72"/>
              <w:szCs w:val="72"/>
            </w:rPr>
            <w:t xml:space="preserve">                                  </w:t>
          </w:r>
          <w:r w:rsidRPr="00281D1C">
            <w:rPr>
              <w:b/>
              <w:noProof/>
              <w:color w:val="4472C4" w:themeColor="accent1"/>
              <w:sz w:val="36"/>
              <w:szCs w:val="36"/>
            </w:rPr>
            <w:t>PRIYA SANTHOSH KUMAR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36"/>
          <w:szCs w:val="22"/>
        </w:rPr>
        <w:id w:val="31793615"/>
        <w:docPartObj>
          <w:docPartGallery w:val="Table of Contents"/>
          <w:docPartUnique/>
        </w:docPartObj>
      </w:sdtPr>
      <w:sdtContent>
        <w:p w:rsidR="00D96561" w:rsidRDefault="00D96561">
          <w:pPr>
            <w:pStyle w:val="TOCHeading"/>
          </w:pPr>
          <w:r>
            <w:t>Table of Contents</w:t>
          </w:r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D96561">
            <w:instrText xml:space="preserve"> TOC \o "1-3" \h \z \u </w:instrText>
          </w:r>
          <w:r>
            <w:fldChar w:fldCharType="separate"/>
          </w:r>
          <w:hyperlink w:anchor="_Toc148204356" w:history="1">
            <w:r w:rsidR="00DE4229" w:rsidRPr="00834F75">
              <w:rPr>
                <w:rStyle w:val="Hyperlink"/>
                <w:noProof/>
              </w:rPr>
              <w:t>Topic of figures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57" w:history="1">
            <w:r w:rsidR="00DE4229" w:rsidRPr="00834F75">
              <w:rPr>
                <w:rStyle w:val="Hyperlink"/>
                <w:noProof/>
              </w:rPr>
              <w:t>1.</w:t>
            </w:r>
            <w:r w:rsidR="00DE4229">
              <w:rPr>
                <w:rFonts w:eastAsiaTheme="minorEastAsia"/>
                <w:noProof/>
                <w:sz w:val="22"/>
              </w:rPr>
              <w:tab/>
            </w:r>
            <w:r w:rsidR="00DE4229" w:rsidRPr="00834F75">
              <w:rPr>
                <w:rStyle w:val="Hyperlink"/>
                <w:noProof/>
              </w:rPr>
              <w:t>Introduction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58" w:history="1">
            <w:r w:rsidR="00DE4229" w:rsidRPr="00834F75">
              <w:rPr>
                <w:rStyle w:val="Hyperlink"/>
                <w:noProof/>
              </w:rPr>
              <w:t>1.1 Account Creation and Login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59" w:history="1">
            <w:r w:rsidR="00DE4229" w:rsidRPr="00834F75">
              <w:rPr>
                <w:rStyle w:val="Hyperlink"/>
                <w:noProof/>
              </w:rPr>
              <w:t>2. Searching for Flights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60" w:history="1">
            <w:r w:rsidR="00DE4229" w:rsidRPr="00834F75">
              <w:rPr>
                <w:rStyle w:val="Hyperlink"/>
                <w:noProof/>
              </w:rPr>
              <w:t>3. Selecting Flights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61" w:history="1">
            <w:r w:rsidR="00DE4229" w:rsidRPr="00834F75">
              <w:rPr>
                <w:rStyle w:val="Hyperlink"/>
                <w:noProof/>
              </w:rPr>
              <w:t>4. Passenger Information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62" w:history="1">
            <w:r w:rsidR="00DE4229" w:rsidRPr="00834F75">
              <w:rPr>
                <w:rStyle w:val="Hyperlink"/>
                <w:noProof/>
              </w:rPr>
              <w:t xml:space="preserve">5. Seats and Meals 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63" w:history="1">
            <w:r w:rsidR="00DE4229" w:rsidRPr="00834F75">
              <w:rPr>
                <w:rStyle w:val="Hyperlink"/>
                <w:noProof/>
              </w:rPr>
              <w:t>6. Pre-Booking Process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229" w:rsidRDefault="00FE18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48204364" w:history="1">
            <w:r w:rsidR="00DE4229" w:rsidRPr="00834F75">
              <w:rPr>
                <w:rStyle w:val="Hyperlink"/>
                <w:noProof/>
              </w:rPr>
              <w:t>7. Post-Booking Process</w:t>
            </w:r>
            <w:r w:rsidR="00DE42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4229">
              <w:rPr>
                <w:noProof/>
                <w:webHidden/>
              </w:rPr>
              <w:instrText xml:space="preserve"> PAGEREF _Toc148204364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561" w:rsidRDefault="00FE182D">
          <w:r>
            <w:fldChar w:fldCharType="end"/>
          </w:r>
        </w:p>
      </w:sdtContent>
    </w:sdt>
    <w:p w:rsidR="00281D1C" w:rsidRDefault="00B23E01" w:rsidP="00DE4229">
      <w:pPr>
        <w:pStyle w:val="Heading1"/>
        <w:jc w:val="left"/>
        <w:rPr>
          <w:noProof/>
        </w:rPr>
      </w:pPr>
      <w:ins w:id="0" w:author="user" w:date="2023-10-14T11:25:00Z">
        <w:r>
          <w:rPr>
            <w:noProof/>
          </w:rPr>
          <w:br w:type="page"/>
        </w:r>
      </w:ins>
      <w:bookmarkStart w:id="1" w:name="_Toc148204356"/>
      <w:r w:rsidR="00A9497F">
        <w:rPr>
          <w:noProof/>
        </w:rPr>
        <w:lastRenderedPageBreak/>
        <w:t>Topic of figures</w:t>
      </w:r>
      <w:bookmarkEnd w:id="1"/>
      <w:r w:rsidR="00A9497F">
        <w:rPr>
          <w:noProof/>
        </w:rPr>
        <w:t xml:space="preserve">                </w:t>
      </w:r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r>
        <w:fldChar w:fldCharType="begin"/>
      </w:r>
      <w:r w:rsidR="00D96561">
        <w:instrText xml:space="preserve"> TOC \h \z \c "Figure" </w:instrText>
      </w:r>
      <w:r>
        <w:fldChar w:fldCharType="separate"/>
      </w:r>
      <w:hyperlink r:id="rId9" w:anchor="_Toc148204366" w:history="1">
        <w:r w:rsidR="00DE4229" w:rsidRPr="007E598D">
          <w:rPr>
            <w:rStyle w:val="Hyperlink"/>
            <w:noProof/>
          </w:rPr>
          <w:t>Figure 1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0" w:anchor="_Toc148204367" w:history="1">
        <w:r w:rsidR="00DE4229" w:rsidRPr="007E598D">
          <w:rPr>
            <w:rStyle w:val="Hyperlink"/>
            <w:noProof/>
          </w:rPr>
          <w:t>Figure 2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1" w:anchor="_Toc148204368" w:history="1">
        <w:r w:rsidR="00DE4229" w:rsidRPr="007E598D">
          <w:rPr>
            <w:rStyle w:val="Hyperlink"/>
            <w:noProof/>
          </w:rPr>
          <w:t>Figure 3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2" w:anchor="_Toc148204369" w:history="1">
        <w:r w:rsidR="00DE4229" w:rsidRPr="007E598D">
          <w:rPr>
            <w:rStyle w:val="Hyperlink"/>
            <w:noProof/>
          </w:rPr>
          <w:t>Figure 4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3" w:anchor="_Toc148204370" w:history="1">
        <w:r w:rsidR="00DE4229" w:rsidRPr="007E598D">
          <w:rPr>
            <w:rStyle w:val="Hyperlink"/>
            <w:noProof/>
          </w:rPr>
          <w:t>Figure 5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4" w:anchor="_Toc148204371" w:history="1">
        <w:r w:rsidR="00DE4229" w:rsidRPr="007E598D">
          <w:rPr>
            <w:rStyle w:val="Hyperlink"/>
            <w:noProof/>
          </w:rPr>
          <w:t>Figure 6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5" w:anchor="_Toc148204372" w:history="1">
        <w:r w:rsidR="00DE4229" w:rsidRPr="007E598D">
          <w:rPr>
            <w:rStyle w:val="Hyperlink"/>
            <w:noProof/>
          </w:rPr>
          <w:t>Figure 7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6" w:anchor="_Toc148204373" w:history="1">
        <w:r w:rsidR="00DE4229" w:rsidRPr="007E598D">
          <w:rPr>
            <w:rStyle w:val="Hyperlink"/>
            <w:noProof/>
          </w:rPr>
          <w:t>Figure 8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4229" w:rsidRDefault="00FE182D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7" w:anchor="_Toc148204374" w:history="1">
        <w:r w:rsidR="00DE4229" w:rsidRPr="007E598D">
          <w:rPr>
            <w:rStyle w:val="Hyperlink"/>
            <w:noProof/>
          </w:rPr>
          <w:t>Figure 9</w:t>
        </w:r>
        <w:r w:rsidR="00DE42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4229">
          <w:rPr>
            <w:noProof/>
            <w:webHidden/>
          </w:rPr>
          <w:instrText xml:space="preserve"> PAGEREF _Toc148204374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422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07489" w:rsidRDefault="00FE182D">
      <w:r>
        <w:fldChar w:fldCharType="end"/>
      </w:r>
      <w:r w:rsidR="00A9497F">
        <w:br w:type="page"/>
      </w:r>
    </w:p>
    <w:p w:rsidR="00AE6E78" w:rsidRDefault="00AE6E78" w:rsidP="00AE6E78">
      <w:pPr>
        <w:pStyle w:val="Heading1"/>
        <w:numPr>
          <w:ilvl w:val="0"/>
          <w:numId w:val="1"/>
        </w:numPr>
      </w:pPr>
      <w:bookmarkStart w:id="2" w:name="_Toc148204357"/>
      <w:r>
        <w:lastRenderedPageBreak/>
        <w:t>Introduction</w:t>
      </w:r>
      <w:bookmarkEnd w:id="2"/>
    </w:p>
    <w:p w:rsidR="00AE6E78" w:rsidRDefault="00AE6E78" w:rsidP="00AE6E78">
      <w:pPr>
        <w:pStyle w:val="Heading1"/>
        <w:ind w:left="1164"/>
        <w:jc w:val="left"/>
      </w:pPr>
    </w:p>
    <w:p w:rsidR="00AE6E78" w:rsidRDefault="00AE6E78" w:rsidP="00AE6E78">
      <w:r>
        <w:t>MakeMyTrip is an online travel platform that allows users to book flights, hotels, and other travel-related services. This user manual focuses on the flight booking process.</w:t>
      </w:r>
    </w:p>
    <w:p w:rsidR="00AE6E78" w:rsidRDefault="00AE6E78" w:rsidP="00AE6E78"/>
    <w:p w:rsidR="00AE6E78" w:rsidRDefault="00DE4229" w:rsidP="00AE6E78">
      <w:pPr>
        <w:pStyle w:val="Heading2"/>
      </w:pPr>
      <w:bookmarkStart w:id="3" w:name="_Toc148204358"/>
      <w:r>
        <w:t xml:space="preserve">1.1 </w:t>
      </w:r>
      <w:r w:rsidR="00AE6E78">
        <w:t>Account Creation and Login</w:t>
      </w:r>
      <w:bookmarkEnd w:id="3"/>
    </w:p>
    <w:p w:rsidR="00AE6E78" w:rsidRDefault="00AE6E78" w:rsidP="00AE6E78">
      <w:r>
        <w:t xml:space="preserve">Step </w:t>
      </w:r>
      <w:r w:rsidR="001F29A5">
        <w:t xml:space="preserve">1: Visit this website </w:t>
      </w:r>
      <w:hyperlink r:id="rId18" w:history="1">
        <w:r w:rsidR="001F29A5" w:rsidRPr="001F29A5">
          <w:rPr>
            <w:rStyle w:val="Hyperlink"/>
          </w:rPr>
          <w:t>https://www.makemytrip.com/</w:t>
        </w:r>
        <w:r w:rsidRPr="001F29A5">
          <w:rPr>
            <w:rStyle w:val="Hyperlink"/>
          </w:rPr>
          <w:t>.</w:t>
        </w:r>
      </w:hyperlink>
    </w:p>
    <w:p w:rsidR="00AE6E78" w:rsidRDefault="00AE6E78" w:rsidP="00AE6E78">
      <w:r>
        <w:t xml:space="preserve">Step 2: If you </w:t>
      </w:r>
      <w:r w:rsidR="001F29A5">
        <w:t>do not</w:t>
      </w:r>
      <w:r>
        <w:t xml:space="preserve"> have an account, click on "Sign Up" and provide the required details to create an account.</w:t>
      </w:r>
    </w:p>
    <w:p w:rsidR="00AE6E78" w:rsidRDefault="00AE6E78" w:rsidP="00AE6E78">
      <w:r>
        <w:t>Step 3: If you have an account, click on "Log In" and enter your credentials to log in.</w:t>
      </w:r>
    </w:p>
    <w:p w:rsidR="00AE6E78" w:rsidRDefault="00AE6E78" w:rsidP="00AE6E78">
      <w:pPr>
        <w:pStyle w:val="Heading1"/>
      </w:pPr>
    </w:p>
    <w:p w:rsidR="00AE6E78" w:rsidRDefault="00AE6E78" w:rsidP="00AE6E78">
      <w:pPr>
        <w:pStyle w:val="Heading1"/>
      </w:pPr>
    </w:p>
    <w:p w:rsidR="00AE6E78" w:rsidRDefault="00AE6E78" w:rsidP="00AE6E78"/>
    <w:p w:rsidR="00AE6E78" w:rsidRDefault="00AE6E78" w:rsidP="00AE6E78"/>
    <w:p w:rsidR="00AE6E78" w:rsidRDefault="00AE6E78" w:rsidP="00AE6E78"/>
    <w:p w:rsidR="00AE6E78" w:rsidRDefault="00AE6E78" w:rsidP="00AE6E78"/>
    <w:p w:rsidR="00AE6E78" w:rsidRDefault="00DE4229" w:rsidP="00AE6E78">
      <w:pPr>
        <w:pStyle w:val="Heading1"/>
      </w:pPr>
      <w:bookmarkStart w:id="4" w:name="_Toc148204359"/>
      <w:r>
        <w:lastRenderedPageBreak/>
        <w:t>2. Searching</w:t>
      </w:r>
      <w:r w:rsidR="00AE6E78">
        <w:t xml:space="preserve"> for Flights</w:t>
      </w:r>
      <w:bookmarkEnd w:id="4"/>
    </w:p>
    <w:p w:rsidR="001F29A5" w:rsidRDefault="001F29A5" w:rsidP="00AE6E78">
      <w:pPr>
        <w:pStyle w:val="Heading1"/>
      </w:pPr>
    </w:p>
    <w:p w:rsidR="00AE6E78" w:rsidRDefault="00AE6E78" w:rsidP="00AE6E78">
      <w:r>
        <w:t>Step 1: After logging in, enter your departure and ar</w:t>
      </w:r>
      <w:r w:rsidR="001F29A5">
        <w:t xml:space="preserve">rival cities, travel dates, and </w:t>
      </w:r>
      <w:r>
        <w:t>number of passengers.</w:t>
      </w:r>
    </w:p>
    <w:p w:rsidR="001F29A5" w:rsidRDefault="001F29A5" w:rsidP="00AE6E78">
      <w:r>
        <w:t>Step 2: Select the trip type one way, round trip or multiple.</w:t>
      </w:r>
    </w:p>
    <w:p w:rsidR="001F29A5" w:rsidRDefault="001F29A5" w:rsidP="001F29A5">
      <w:r>
        <w:t>Step 3: Select the fare tpe.</w:t>
      </w:r>
    </w:p>
    <w:p w:rsidR="00AE6E78" w:rsidRDefault="001F29A5" w:rsidP="00AE6E78">
      <w:r>
        <w:t>Step 4: Click on "Search</w:t>
      </w:r>
      <w:r w:rsidR="00AE6E78">
        <w:t>" to initiate the flight search.</w:t>
      </w:r>
    </w:p>
    <w:p w:rsidR="00AE6E78" w:rsidRDefault="00AE6E78" w:rsidP="00AE6E78"/>
    <w:p w:rsidR="00AE6E78" w:rsidRDefault="00FE182D" w:rsidP="00AE6E7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32.7pt;margin-top:272.9pt;width:546.9pt;height:.05pt;z-index:251686912" stroked="f">
            <v:textbox style="mso-next-textbox:#_x0000_s1030;mso-fit-shape-to-text:t" inset="0,0,0,0">
              <w:txbxContent>
                <w:p w:rsidR="00D96561" w:rsidRPr="009A2190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5" w:name="_Toc148204366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1</w:t>
                    </w:r>
                    <w:bookmarkEnd w:id="5"/>
                  </w:fldSimple>
                </w:p>
              </w:txbxContent>
            </v:textbox>
            <w10:wrap type="square"/>
          </v:shape>
        </w:pict>
      </w:r>
      <w:r w:rsidR="001F29A5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170180</wp:posOffset>
            </wp:positionV>
            <wp:extent cx="6945630" cy="3238500"/>
            <wp:effectExtent l="1905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63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23AB" w:rsidRDefault="00CA23AB" w:rsidP="00080D99"/>
    <w:p w:rsidR="00CA23AB" w:rsidRDefault="00DE4229" w:rsidP="00CA23AB">
      <w:pPr>
        <w:pStyle w:val="Heading1"/>
      </w:pPr>
      <w:bookmarkStart w:id="6" w:name="_Toc148204360"/>
      <w:r>
        <w:lastRenderedPageBreak/>
        <w:t>3. Selecting</w:t>
      </w:r>
      <w:r w:rsidR="00CA23AB">
        <w:t xml:space="preserve"> Flights</w:t>
      </w:r>
      <w:bookmarkEnd w:id="6"/>
    </w:p>
    <w:p w:rsidR="00CA23AB" w:rsidRDefault="00CA23AB" w:rsidP="00CA23AB">
      <w:r>
        <w:t>Step 1: Review the list of available flights based on your search criteria.</w:t>
      </w:r>
    </w:p>
    <w:p w:rsidR="00CA23AB" w:rsidRDefault="00CA23AB" w:rsidP="00CA23AB">
      <w:r>
        <w:t>Step 2: Choose the desired flight based on your preferences, such as timing and price.</w:t>
      </w:r>
    </w:p>
    <w:p w:rsidR="00CA23AB" w:rsidRDefault="00FE182D" w:rsidP="00CA23AB">
      <w:r>
        <w:rPr>
          <w:noProof/>
        </w:rPr>
        <w:pict>
          <v:shape id="_x0000_s1031" type="#_x0000_t202" style="position:absolute;margin-left:-1.5pt;margin-top:515.25pt;width:468.3pt;height:.05pt;z-index:251688960" stroked="f">
            <v:textbox style="mso-next-textbox:#_x0000_s1031;mso-fit-shape-to-text:t" inset="0,0,0,0">
              <w:txbxContent>
                <w:p w:rsidR="00D96561" w:rsidRPr="005A2E19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7" w:name="_Toc148204367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2</w:t>
                    </w:r>
                    <w:bookmarkEnd w:id="7"/>
                  </w:fldSimple>
                </w:p>
              </w:txbxContent>
            </v:textbox>
            <w10:wrap type="square"/>
          </v:shape>
        </w:pict>
      </w:r>
      <w:r w:rsidR="00CA23AB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1007745</wp:posOffset>
            </wp:positionV>
            <wp:extent cx="5947410" cy="5478780"/>
            <wp:effectExtent l="19050" t="0" r="0" b="0"/>
            <wp:wrapSquare wrapText="bothSides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23AB">
        <w:t>Step 3: Click on "VIEW PRICE" to proceed with the flight selection.</w:t>
      </w:r>
    </w:p>
    <w:p w:rsidR="00080D99" w:rsidRDefault="00FE182D" w:rsidP="00080D99">
      <w:r>
        <w:rPr>
          <w:noProof/>
        </w:rPr>
        <w:lastRenderedPageBreak/>
        <w:pict>
          <v:shape id="_x0000_s1032" type="#_x0000_t202" style="position:absolute;margin-left:-8.7pt;margin-top:257.7pt;width:468.3pt;height:.05pt;z-index:251691008" stroked="f">
            <v:textbox style="mso-next-textbox:#_x0000_s1032;mso-fit-shape-to-text:t" inset="0,0,0,0">
              <w:txbxContent>
                <w:p w:rsidR="00D96561" w:rsidRPr="008C12F1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8" w:name="_Toc148204368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3</w:t>
                    </w:r>
                    <w:bookmarkEnd w:id="8"/>
                  </w:fldSimple>
                </w:p>
              </w:txbxContent>
            </v:textbox>
            <w10:wrap type="square"/>
          </v:shape>
        </w:pict>
      </w:r>
      <w:r w:rsidR="00CA23AB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647700</wp:posOffset>
            </wp:positionV>
            <wp:extent cx="5947410" cy="2567940"/>
            <wp:effectExtent l="19050" t="0" r="0" b="0"/>
            <wp:wrapSquare wrapText="bothSides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23AB" w:rsidRPr="00CA23AB">
        <w:rPr>
          <w:noProof/>
        </w:rPr>
        <w:t xml:space="preserve"> </w:t>
      </w:r>
      <w:r w:rsidR="001F29A5">
        <w:rPr>
          <w:noProof/>
        </w:rPr>
        <w:t>Step 4:Choose the desired flight and click “BOOK NOW”</w:t>
      </w:r>
    </w:p>
    <w:p w:rsidR="00F2080A" w:rsidRDefault="00F2080A" w:rsidP="00F2080A">
      <w:pPr>
        <w:pStyle w:val="Heading1"/>
      </w:pPr>
    </w:p>
    <w:p w:rsidR="00F2080A" w:rsidRDefault="00F2080A" w:rsidP="00F2080A">
      <w:pPr>
        <w:pStyle w:val="Heading1"/>
      </w:pPr>
    </w:p>
    <w:p w:rsidR="00F2080A" w:rsidRDefault="00F2080A" w:rsidP="00F2080A">
      <w:pPr>
        <w:pStyle w:val="Heading1"/>
      </w:pPr>
    </w:p>
    <w:p w:rsidR="00F2080A" w:rsidRDefault="00FE182D" w:rsidP="00F2080A">
      <w:pPr>
        <w:pStyle w:val="Heading1"/>
      </w:pPr>
      <w:r>
        <w:rPr>
          <w:noProof/>
        </w:rPr>
        <w:lastRenderedPageBreak/>
        <w:pict>
          <v:shape id="_x0000_s1033" type="#_x0000_t202" style="position:absolute;left:0;text-align:left;margin-left:-15.9pt;margin-top:619.5pt;width:468.3pt;height:.05pt;z-index:251693056" stroked="f">
            <v:textbox style="mso-next-textbox:#_x0000_s1033;mso-fit-shape-to-text:t" inset="0,0,0,0">
              <w:txbxContent>
                <w:p w:rsidR="00D96561" w:rsidRPr="00B579F0" w:rsidRDefault="00D96561" w:rsidP="00D96561">
                  <w:pPr>
                    <w:pStyle w:val="Caption"/>
                    <w:rPr>
                      <w:rFonts w:ascii="Helvetica" w:hAnsi="Helvetica"/>
                      <w:noProof/>
                      <w:sz w:val="72"/>
                      <w:szCs w:val="32"/>
                    </w:rPr>
                  </w:pPr>
                  <w:bookmarkStart w:id="9" w:name="_Toc148204369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4</w:t>
                    </w:r>
                    <w:bookmarkEnd w:id="9"/>
                  </w:fldSimple>
                </w:p>
              </w:txbxContent>
            </v:textbox>
            <w10:wrap type="square"/>
          </v:shape>
        </w:pict>
      </w:r>
      <w:r w:rsidR="00AE236C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2278380</wp:posOffset>
            </wp:positionV>
            <wp:extent cx="5947410" cy="5532120"/>
            <wp:effectExtent l="1905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0" w:name="_Toc148204361"/>
      <w:r w:rsidR="00DE4229">
        <w:t>4.</w:t>
      </w:r>
      <w:r w:rsidR="00DE4229" w:rsidRPr="00CA23AB">
        <w:t xml:space="preserve"> Passenger</w:t>
      </w:r>
      <w:r w:rsidR="00F2080A" w:rsidRPr="00CA23AB">
        <w:t xml:space="preserve"> Information</w:t>
      </w:r>
      <w:bookmarkEnd w:id="10"/>
    </w:p>
    <w:p w:rsidR="00F2080A" w:rsidRDefault="00F2080A" w:rsidP="00F2080A">
      <w:r>
        <w:t xml:space="preserve">Step 1: </w:t>
      </w:r>
      <w:r w:rsidRPr="00F2080A">
        <w:t>Check the face summary and booking details for accuracy, as well as the cancellation refund policy.</w:t>
      </w:r>
    </w:p>
    <w:p w:rsidR="00F2080A" w:rsidRDefault="00F2080A" w:rsidP="00080D99"/>
    <w:p w:rsidR="00DB6F09" w:rsidRDefault="00DB6F09" w:rsidP="00AE236C"/>
    <w:p w:rsidR="00AE236C" w:rsidRDefault="00F2080A" w:rsidP="00AE236C">
      <w:r>
        <w:lastRenderedPageBreak/>
        <w:t>Step 2</w:t>
      </w:r>
      <w:r w:rsidR="00AE236C">
        <w:t>: Enter the required passenger details, including names, contact information, and any special requests.</w:t>
      </w:r>
    </w:p>
    <w:p w:rsidR="00AE236C" w:rsidRDefault="000919C9" w:rsidP="00AE236C">
      <w:r>
        <w:t>Step 3</w:t>
      </w:r>
      <w:r w:rsidR="00AE236C">
        <w:t xml:space="preserve">: </w:t>
      </w:r>
      <w:r w:rsidR="00F2080A">
        <w:t>After entering the details click</w:t>
      </w:r>
      <w:r w:rsidR="00AE236C">
        <w:t xml:space="preserve"> on "Continue</w:t>
      </w:r>
      <w:r w:rsidR="00DB6F09">
        <w:t>”.</w:t>
      </w:r>
    </w:p>
    <w:p w:rsidR="00AE236C" w:rsidRDefault="00FE182D" w:rsidP="00080D99">
      <w:r>
        <w:rPr>
          <w:noProof/>
        </w:rPr>
        <w:pict>
          <v:shape id="_x0000_s1034" type="#_x0000_t202" style="position:absolute;margin-left:1.5pt;margin-top:392.85pt;width:468.3pt;height:.05pt;z-index:251695104" stroked="f">
            <v:textbox style="mso-next-textbox:#_x0000_s1034;mso-fit-shape-to-text:t" inset="0,0,0,0">
              <w:txbxContent>
                <w:p w:rsidR="00D96561" w:rsidRPr="0082644F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11" w:name="_Toc148204370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5</w:t>
                    </w:r>
                    <w:bookmarkEnd w:id="11"/>
                  </w:fldSimple>
                </w:p>
              </w:txbxContent>
            </v:textbox>
            <w10:wrap type="square"/>
          </v:shape>
        </w:pict>
      </w:r>
      <w:r w:rsidR="00AE236C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299085</wp:posOffset>
            </wp:positionV>
            <wp:extent cx="5947410" cy="4632960"/>
            <wp:effectExtent l="19050" t="0" r="0" b="0"/>
            <wp:wrapSquare wrapText="bothSides"/>
            <wp:docPr id="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36C" w:rsidRDefault="00AE236C" w:rsidP="00080D99"/>
    <w:p w:rsidR="00F2080A" w:rsidRDefault="00F2080A" w:rsidP="00080D99"/>
    <w:p w:rsidR="00DD3EA3" w:rsidRDefault="00DD3EA3" w:rsidP="00080D99"/>
    <w:p w:rsidR="00AE236C" w:rsidRDefault="00F2080A" w:rsidP="00AE236C">
      <w:r>
        <w:lastRenderedPageBreak/>
        <w:t>Step 5</w:t>
      </w:r>
      <w:r w:rsidR="00AE236C">
        <w:t>: Review the information and click on "Continue</w:t>
      </w:r>
      <w:r>
        <w:t>”.</w:t>
      </w:r>
    </w:p>
    <w:p w:rsidR="00AE236C" w:rsidRDefault="00FE182D" w:rsidP="00080D99">
      <w:r>
        <w:rPr>
          <w:noProof/>
        </w:rPr>
        <w:pict>
          <v:shape id="_x0000_s1035" type="#_x0000_t202" style="position:absolute;margin-left:36.3pt;margin-top:342.1pt;width:397.5pt;height:.05pt;z-index:251697152" stroked="f">
            <v:textbox style="mso-next-textbox:#_x0000_s1035;mso-fit-shape-to-text:t" inset="0,0,0,0">
              <w:txbxContent>
                <w:p w:rsidR="00D96561" w:rsidRPr="004D3745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12" w:name="_Toc148204371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6</w:t>
                    </w:r>
                    <w:bookmarkEnd w:id="12"/>
                  </w:fldSimple>
                </w:p>
              </w:txbxContent>
            </v:textbox>
            <w10:wrap type="square"/>
          </v:shape>
        </w:pict>
      </w:r>
      <w:r w:rsidR="00F2080A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264160</wp:posOffset>
            </wp:positionV>
            <wp:extent cx="5048250" cy="4023360"/>
            <wp:effectExtent l="19050" t="0" r="0" b="0"/>
            <wp:wrapSquare wrapText="bothSides"/>
            <wp:docPr id="1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36C" w:rsidRDefault="00AE236C" w:rsidP="00080D99"/>
    <w:p w:rsidR="00AE236C" w:rsidRDefault="00AE236C" w:rsidP="00080D99"/>
    <w:p w:rsidR="00AE236C" w:rsidRDefault="00AE236C" w:rsidP="00080D99"/>
    <w:p w:rsidR="00AE236C" w:rsidRDefault="00AE236C" w:rsidP="00080D99"/>
    <w:p w:rsidR="00AE236C" w:rsidRDefault="00AE236C" w:rsidP="00080D99"/>
    <w:p w:rsidR="00AE236C" w:rsidRDefault="00AE236C" w:rsidP="00080D99"/>
    <w:p w:rsidR="00AE236C" w:rsidRDefault="00AE236C" w:rsidP="00080D99"/>
    <w:p w:rsidR="00AE236C" w:rsidRDefault="00AE236C" w:rsidP="00080D99"/>
    <w:p w:rsidR="00080D99" w:rsidRDefault="00080D99" w:rsidP="00080D99"/>
    <w:p w:rsidR="00B52A33" w:rsidRDefault="00DE4229" w:rsidP="00DE4229">
      <w:pPr>
        <w:pStyle w:val="Heading1"/>
      </w:pPr>
      <w:bookmarkStart w:id="13" w:name="_Toc148204362"/>
      <w:r>
        <w:lastRenderedPageBreak/>
        <w:t>5.</w:t>
      </w:r>
      <w:r w:rsidRPr="00F2080A">
        <w:t xml:space="preserve"> </w:t>
      </w:r>
      <w:r>
        <w:t xml:space="preserve">Seats and </w:t>
      </w:r>
      <w:r w:rsidR="00F2080A" w:rsidRPr="00F2080A">
        <w:t xml:space="preserve">Meals </w:t>
      </w:r>
      <w:r w:rsidR="00F2080A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2560320</wp:posOffset>
            </wp:positionV>
            <wp:extent cx="5947410" cy="4442460"/>
            <wp:effectExtent l="1905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3"/>
    </w:p>
    <w:p w:rsidR="00B52A33" w:rsidRDefault="00B52A33" w:rsidP="00080D99"/>
    <w:p w:rsidR="00080D99" w:rsidRDefault="00FE182D" w:rsidP="00080D99">
      <w:r>
        <w:rPr>
          <w:noProof/>
        </w:rPr>
        <w:pict>
          <v:shape id="_x0000_s1036" type="#_x0000_t202" style="position:absolute;margin-left:14.7pt;margin-top:531.1pt;width:468.3pt;height:.05pt;z-index:251699200" stroked="f">
            <v:textbox style="mso-next-textbox:#_x0000_s1036;mso-fit-shape-to-text:t" inset="0,0,0,0">
              <w:txbxContent>
                <w:p w:rsidR="00D96561" w:rsidRPr="00600E05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14" w:name="_Toc148204372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7</w:t>
                    </w:r>
                    <w:bookmarkEnd w:id="14"/>
                  </w:fldSimple>
                </w:p>
              </w:txbxContent>
            </v:textbox>
            <w10:wrap type="square"/>
          </v:shape>
        </w:pict>
      </w:r>
      <w:r w:rsidR="00F2080A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6032500</wp:posOffset>
            </wp:positionV>
            <wp:extent cx="5947410" cy="655320"/>
            <wp:effectExtent l="19050" t="0" r="0" b="0"/>
            <wp:wrapSquare wrapText="bothSides"/>
            <wp:docPr id="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080A">
        <w:t>Step 1: Select seat of your choice and click “CONTINUE”</w:t>
      </w:r>
    </w:p>
    <w:p w:rsidR="00DE4229" w:rsidRDefault="00DE4229" w:rsidP="00080D99"/>
    <w:p w:rsidR="00DE4229" w:rsidRDefault="00DE4229" w:rsidP="00080D99"/>
    <w:p w:rsidR="00080D99" w:rsidRPr="00C03724" w:rsidRDefault="00C03724" w:rsidP="00080D99">
      <w:pPr>
        <w:rPr>
          <w:rFonts w:ascii="Arial" w:hAnsi="Arial" w:cs="Arial"/>
          <w:color w:val="000000"/>
          <w:szCs w:val="40"/>
        </w:rPr>
      </w:pPr>
      <w:r w:rsidRPr="00C03724">
        <w:rPr>
          <w:rFonts w:ascii="Arial" w:hAnsi="Arial" w:cs="Arial"/>
          <w:color w:val="000000"/>
          <w:szCs w:val="40"/>
        </w:rPr>
        <w:lastRenderedPageBreak/>
        <w:t>Step 2: Select meal of your choice and click “CONTINUE”.</w:t>
      </w:r>
      <w:r w:rsidRPr="00C03724">
        <w:rPr>
          <w:rFonts w:ascii="Arial" w:hAnsi="Arial" w:cs="Arial"/>
          <w:noProof/>
          <w:color w:val="000000"/>
          <w:szCs w:val="4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1676400</wp:posOffset>
            </wp:positionV>
            <wp:extent cx="5947410" cy="4427220"/>
            <wp:effectExtent l="19050" t="0" r="0" b="0"/>
            <wp:wrapSquare wrapText="bothSides"/>
            <wp:docPr id="2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3724" w:rsidRDefault="00FE182D">
      <w:pPr>
        <w:rPr>
          <w:rFonts w:ascii="Arial" w:hAnsi="Arial" w:cs="Arial"/>
          <w:color w:val="000000"/>
          <w:sz w:val="40"/>
          <w:szCs w:val="40"/>
        </w:rPr>
      </w:pPr>
      <w:r w:rsidRPr="00FE182D">
        <w:rPr>
          <w:noProof/>
        </w:rPr>
        <w:pict>
          <v:shape id="_x0000_s1037" type="#_x0000_t202" style="position:absolute;margin-left:1.5pt;margin-top:503.35pt;width:468.3pt;height:.05pt;z-index:251701248" stroked="f">
            <v:textbox style="mso-next-textbox:#_x0000_s1037;mso-fit-shape-to-text:t" inset="0,0,0,0">
              <w:txbxContent>
                <w:p w:rsidR="00D96561" w:rsidRPr="00AE1426" w:rsidRDefault="00D96561" w:rsidP="00D96561">
                  <w:pPr>
                    <w:pStyle w:val="Caption"/>
                    <w:rPr>
                      <w:rFonts w:ascii="Arial" w:hAnsi="Arial" w:cs="Arial"/>
                      <w:noProof/>
                      <w:color w:val="000000"/>
                      <w:sz w:val="40"/>
                      <w:szCs w:val="40"/>
                    </w:rPr>
                  </w:pPr>
                  <w:bookmarkStart w:id="15" w:name="_Toc148204373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8</w:t>
                    </w:r>
                    <w:bookmarkEnd w:id="15"/>
                  </w:fldSimple>
                </w:p>
              </w:txbxContent>
            </v:textbox>
            <w10:wrap type="square"/>
          </v:shape>
        </w:pict>
      </w:r>
      <w:r w:rsidR="00C03724">
        <w:rPr>
          <w:rFonts w:ascii="Arial" w:hAnsi="Arial" w:cs="Arial"/>
          <w:noProof/>
          <w:color w:val="000000"/>
          <w:sz w:val="40"/>
          <w:szCs w:val="4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5680075</wp:posOffset>
            </wp:positionV>
            <wp:extent cx="5947410" cy="655320"/>
            <wp:effectExtent l="19050" t="0" r="0" b="0"/>
            <wp:wrapSquare wrapText="bothSides"/>
            <wp:docPr id="1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724">
        <w:rPr>
          <w:rFonts w:ascii="Arial" w:hAnsi="Arial" w:cs="Arial"/>
          <w:color w:val="000000"/>
          <w:sz w:val="40"/>
          <w:szCs w:val="40"/>
        </w:rPr>
        <w:br w:type="page"/>
      </w:r>
    </w:p>
    <w:p w:rsidR="00D96561" w:rsidRDefault="00DE4229" w:rsidP="00D96561">
      <w:pPr>
        <w:pStyle w:val="Heading1"/>
      </w:pPr>
      <w:bookmarkStart w:id="16" w:name="_Toc148204363"/>
      <w:r w:rsidRPr="00D96561">
        <w:lastRenderedPageBreak/>
        <w:t>6. Pre</w:t>
      </w:r>
      <w:r w:rsidR="00D96561" w:rsidRPr="00D96561">
        <w:t>-Booking Process</w:t>
      </w:r>
      <w:bookmarkEnd w:id="16"/>
    </w:p>
    <w:p w:rsidR="00D96561" w:rsidRDefault="00D96561" w:rsidP="00D96561">
      <w:pPr>
        <w:pStyle w:val="Heading1"/>
      </w:pPr>
    </w:p>
    <w:p w:rsidR="00D96561" w:rsidRPr="00D96561" w:rsidRDefault="00D96561" w:rsidP="00D96561">
      <w:r>
        <w:t>Step1: Validate all the information and select additional options you want</w:t>
      </w:r>
    </w:p>
    <w:p w:rsidR="00D96561" w:rsidRDefault="00D96561">
      <w:r>
        <w:t xml:space="preserve">Step2: </w:t>
      </w:r>
      <w:r w:rsidR="00DE4229">
        <w:t>Click “PROCESS TO PAY”</w:t>
      </w:r>
      <w:r w:rsidR="00DE4229" w:rsidRPr="00BA6803">
        <w:t xml:space="preserve"> to</w:t>
      </w:r>
      <w:r w:rsidRPr="00BA6803">
        <w:t xml:space="preserve"> complete the payment</w:t>
      </w:r>
      <w:r w:rsidR="00FE182D">
        <w:rPr>
          <w:noProof/>
        </w:rPr>
        <w:pict>
          <v:shape id="_x0000_s1039" type="#_x0000_t202" style="position:absolute;margin-left:-2.7pt;margin-top:536pt;width:468.3pt;height:.05pt;z-index:251707392;mso-position-horizontal-relative:text;mso-position-vertical-relative:text" stroked="f">
            <v:textbox style="mso-fit-shape-to-text:t" inset="0,0,0,0">
              <w:txbxContent>
                <w:p w:rsidR="00D96561" w:rsidRPr="00FD0C03" w:rsidRDefault="00D96561" w:rsidP="00D96561">
                  <w:pPr>
                    <w:pStyle w:val="Caption"/>
                    <w:rPr>
                      <w:noProof/>
                      <w:sz w:val="36"/>
                    </w:rPr>
                  </w:pPr>
                  <w:bookmarkStart w:id="17" w:name="_Toc148204374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9</w:t>
                    </w:r>
                    <w:bookmarkEnd w:id="17"/>
                  </w:fldSimple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640080</wp:posOffset>
            </wp:positionV>
            <wp:extent cx="5947410" cy="6233160"/>
            <wp:effectExtent l="19050" t="0" r="0" b="0"/>
            <wp:wrapSquare wrapText="bothSides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23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229">
        <w:t>.</w:t>
      </w:r>
      <w:r>
        <w:br w:type="page"/>
      </w:r>
    </w:p>
    <w:p w:rsidR="00DE4229" w:rsidRDefault="00DE4229" w:rsidP="00DE4229">
      <w:pPr>
        <w:pStyle w:val="Heading1"/>
      </w:pPr>
      <w:bookmarkStart w:id="18" w:name="_Toc148204364"/>
      <w:r>
        <w:lastRenderedPageBreak/>
        <w:t>7. Post-Booking Process</w:t>
      </w:r>
      <w:bookmarkEnd w:id="18"/>
    </w:p>
    <w:p w:rsidR="00DE4229" w:rsidRDefault="00DE4229" w:rsidP="00DE4229">
      <w:pPr>
        <w:pStyle w:val="Heading1"/>
      </w:pPr>
    </w:p>
    <w:p w:rsidR="00DE4229" w:rsidRDefault="00DE4229" w:rsidP="00DE4229">
      <w:r>
        <w:t>Step 1: Check your email for the booking confirmation and e-ticket.</w:t>
      </w:r>
    </w:p>
    <w:p w:rsidR="00DE4229" w:rsidRDefault="00DE4229" w:rsidP="00DE4229">
      <w:r>
        <w:t>Step 2: Review the flight details and ensure accuracy.</w:t>
      </w:r>
    </w:p>
    <w:p w:rsidR="00D96561" w:rsidRDefault="00DE4229" w:rsidP="00DE4229">
      <w:r>
        <w:t xml:space="preserve">Step 3: Contact MakeMyTrip support for any changes or inquiries regarding your booking.  </w:t>
      </w:r>
    </w:p>
    <w:sectPr w:rsidR="00D96561" w:rsidSect="00281D1C">
      <w:head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49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76F6" w:rsidRDefault="00C776F6" w:rsidP="00C419D4">
      <w:pPr>
        <w:spacing w:after="0" w:line="240" w:lineRule="auto"/>
      </w:pPr>
      <w:r>
        <w:separator/>
      </w:r>
    </w:p>
  </w:endnote>
  <w:endnote w:type="continuationSeparator" w:id="1">
    <w:p w:rsidR="00C776F6" w:rsidRDefault="00C776F6" w:rsidP="00C4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76F6" w:rsidRDefault="00C776F6" w:rsidP="00C419D4">
      <w:pPr>
        <w:spacing w:after="0" w:line="240" w:lineRule="auto"/>
      </w:pPr>
      <w:r>
        <w:separator/>
      </w:r>
    </w:p>
  </w:footnote>
  <w:footnote w:type="continuationSeparator" w:id="1">
    <w:p w:rsidR="00C776F6" w:rsidRDefault="00C776F6" w:rsidP="00C419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19D4" w:rsidRDefault="00C419D4">
    <w:pPr>
      <w:pStyle w:val="Header"/>
    </w:pPr>
    <w:r>
      <w:ptab w:relativeTo="margin" w:alignment="right" w:leader="none"/>
    </w:r>
    <w:r w:rsidRPr="00C419D4">
      <w:rPr>
        <w:noProof/>
      </w:rPr>
      <w:drawing>
        <wp:inline distT="0" distB="0" distL="0" distR="0">
          <wp:extent cx="1261110" cy="586740"/>
          <wp:effectExtent l="19050" t="0" r="0" b="0"/>
          <wp:docPr id="7" name="Picture 1" descr="MakeMyTrip Logo PNG Transparent Background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keMyTrip Logo PNG Transparent Background Free 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359" cy="5877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357047"/>
    <w:multiLevelType w:val="hybridMultilevel"/>
    <w:tmpl w:val="6A443678"/>
    <w:lvl w:ilvl="0" w:tplc="D24A18A8">
      <w:start w:val="1"/>
      <w:numFmt w:val="decimal"/>
      <w:lvlText w:val="%1."/>
      <w:lvlJc w:val="left"/>
      <w:pPr>
        <w:ind w:left="1164" w:hanging="8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isplayHorizontalDrawingGridEvery w:val="2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/>
  <w:rsids>
    <w:rsidRoot w:val="001A23C8"/>
    <w:rsid w:val="00080D99"/>
    <w:rsid w:val="000919C9"/>
    <w:rsid w:val="001A23C8"/>
    <w:rsid w:val="001B01B8"/>
    <w:rsid w:val="001C6AEB"/>
    <w:rsid w:val="001F29A5"/>
    <w:rsid w:val="002129D9"/>
    <w:rsid w:val="0025531C"/>
    <w:rsid w:val="00281D1C"/>
    <w:rsid w:val="004F5A2B"/>
    <w:rsid w:val="00655642"/>
    <w:rsid w:val="00701289"/>
    <w:rsid w:val="00744D1D"/>
    <w:rsid w:val="00796559"/>
    <w:rsid w:val="00836DB4"/>
    <w:rsid w:val="009C7C03"/>
    <w:rsid w:val="009F595C"/>
    <w:rsid w:val="00A44ABB"/>
    <w:rsid w:val="00A66BF9"/>
    <w:rsid w:val="00A75689"/>
    <w:rsid w:val="00A9497F"/>
    <w:rsid w:val="00AE236C"/>
    <w:rsid w:val="00AE6E78"/>
    <w:rsid w:val="00B23E01"/>
    <w:rsid w:val="00B52A33"/>
    <w:rsid w:val="00B80FEE"/>
    <w:rsid w:val="00BA6803"/>
    <w:rsid w:val="00C03724"/>
    <w:rsid w:val="00C07489"/>
    <w:rsid w:val="00C419D4"/>
    <w:rsid w:val="00C776F6"/>
    <w:rsid w:val="00C925D9"/>
    <w:rsid w:val="00CA23AB"/>
    <w:rsid w:val="00CB6272"/>
    <w:rsid w:val="00D871AC"/>
    <w:rsid w:val="00D943C8"/>
    <w:rsid w:val="00D96561"/>
    <w:rsid w:val="00DB6F09"/>
    <w:rsid w:val="00DD3EA3"/>
    <w:rsid w:val="00DE4229"/>
    <w:rsid w:val="00F2080A"/>
    <w:rsid w:val="00FD5DC5"/>
    <w:rsid w:val="00FE18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289"/>
    <w:rPr>
      <w:sz w:val="36"/>
    </w:rPr>
  </w:style>
  <w:style w:type="paragraph" w:styleId="Heading1">
    <w:name w:val="heading 1"/>
    <w:basedOn w:val="Normal"/>
    <w:link w:val="Heading1Char"/>
    <w:uiPriority w:val="9"/>
    <w:qFormat/>
    <w:rsid w:val="009C7C03"/>
    <w:pPr>
      <w:keepNext/>
      <w:keepLines/>
      <w:spacing w:before="240" w:after="0"/>
      <w:jc w:val="center"/>
      <w:outlineLvl w:val="0"/>
    </w:pPr>
    <w:rPr>
      <w:rFonts w:ascii="Helvetica" w:eastAsiaTheme="majorEastAsia" w:hAnsi="Helvetica" w:cstheme="majorBidi"/>
      <w:color w:val="000000" w:themeColor="text1"/>
      <w:sz w:val="72"/>
      <w:szCs w:val="32"/>
    </w:rPr>
  </w:style>
  <w:style w:type="paragraph" w:styleId="Heading2">
    <w:name w:val="heading 2"/>
    <w:link w:val="Heading2Char"/>
    <w:uiPriority w:val="9"/>
    <w:unhideWhenUsed/>
    <w:qFormat/>
    <w:rsid w:val="00701289"/>
    <w:pPr>
      <w:keepNext/>
      <w:keepLines/>
      <w:spacing w:before="40" w:after="0"/>
      <w:outlineLvl w:val="1"/>
    </w:pPr>
    <w:rPr>
      <w:rFonts w:eastAsiaTheme="majorEastAsia" w:cstheme="majorBidi"/>
      <w:sz w:val="4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70128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12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C03"/>
    <w:rPr>
      <w:rFonts w:ascii="Helvetica" w:eastAsiaTheme="majorEastAsia" w:hAnsi="Helvetica" w:cstheme="majorBidi"/>
      <w:color w:val="000000" w:themeColor="text1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1289"/>
    <w:rPr>
      <w:rFonts w:eastAsiaTheme="majorEastAsia" w:cstheme="majorBidi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1289"/>
    <w:rPr>
      <w:rFonts w:eastAsiaTheme="majorEastAsia" w:cstheme="majorBidi"/>
      <w:color w:val="000000" w:themeColor="text1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01289"/>
    <w:rPr>
      <w:rFonts w:asciiTheme="majorHAnsi" w:eastAsiaTheme="majorEastAsia" w:hAnsiTheme="majorHAnsi" w:cstheme="majorBidi"/>
      <w:b/>
      <w:bCs/>
      <w:i/>
      <w:iCs/>
      <w:color w:val="4472C4" w:themeColor="accent1"/>
      <w:sz w:val="36"/>
    </w:rPr>
  </w:style>
  <w:style w:type="paragraph" w:styleId="Caption">
    <w:name w:val="caption"/>
    <w:basedOn w:val="Normal"/>
    <w:next w:val="Normal"/>
    <w:uiPriority w:val="35"/>
    <w:unhideWhenUsed/>
    <w:qFormat/>
    <w:rsid w:val="00701289"/>
    <w:pPr>
      <w:spacing w:after="200" w:line="240" w:lineRule="auto"/>
      <w:jc w:val="center"/>
    </w:pPr>
    <w:rPr>
      <w:i/>
      <w:iCs/>
      <w:color w:val="000000" w:themeColor="text1"/>
      <w:sz w:val="28"/>
      <w:szCs w:val="18"/>
    </w:rPr>
  </w:style>
  <w:style w:type="character" w:styleId="Strong">
    <w:name w:val="Strong"/>
    <w:basedOn w:val="DefaultParagraphFont"/>
    <w:uiPriority w:val="22"/>
    <w:qFormat/>
    <w:rsid w:val="00701289"/>
    <w:rPr>
      <w:b/>
      <w:bCs/>
    </w:rPr>
  </w:style>
  <w:style w:type="character" w:styleId="Emphasis">
    <w:name w:val="Emphasis"/>
    <w:basedOn w:val="DefaultParagraphFont"/>
    <w:uiPriority w:val="20"/>
    <w:qFormat/>
    <w:rsid w:val="00701289"/>
    <w:rPr>
      <w:i/>
      <w:iCs/>
    </w:rPr>
  </w:style>
  <w:style w:type="paragraph" w:styleId="NoSpacing">
    <w:name w:val="No Spacing"/>
    <w:link w:val="NoSpacingChar"/>
    <w:uiPriority w:val="1"/>
    <w:qFormat/>
    <w:rsid w:val="0070128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701289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7012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0128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5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8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1D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1D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1D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1C"/>
    <w:rPr>
      <w:b/>
      <w:bCs/>
    </w:rPr>
  </w:style>
  <w:style w:type="character" w:styleId="Hyperlink">
    <w:name w:val="Hyperlink"/>
    <w:basedOn w:val="DefaultParagraphFont"/>
    <w:uiPriority w:val="99"/>
    <w:unhideWhenUsed/>
    <w:rsid w:val="001F29A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29A5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5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6561"/>
    <w:pPr>
      <w:spacing w:after="100"/>
      <w:ind w:left="360"/>
    </w:pPr>
  </w:style>
  <w:style w:type="paragraph" w:styleId="TableofFigures">
    <w:name w:val="table of figures"/>
    <w:basedOn w:val="Normal"/>
    <w:next w:val="Normal"/>
    <w:uiPriority w:val="99"/>
    <w:unhideWhenUsed/>
    <w:rsid w:val="00D96561"/>
    <w:pPr>
      <w:spacing w:after="0"/>
    </w:pPr>
  </w:style>
  <w:style w:type="paragraph" w:styleId="Header">
    <w:name w:val="header"/>
    <w:basedOn w:val="Normal"/>
    <w:link w:val="HeaderChar"/>
    <w:uiPriority w:val="99"/>
    <w:semiHidden/>
    <w:unhideWhenUsed/>
    <w:rsid w:val="00C41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19D4"/>
    <w:rPr>
      <w:sz w:val="36"/>
    </w:rPr>
  </w:style>
  <w:style w:type="paragraph" w:styleId="Footer">
    <w:name w:val="footer"/>
    <w:basedOn w:val="Normal"/>
    <w:link w:val="FooterChar"/>
    <w:uiPriority w:val="99"/>
    <w:semiHidden/>
    <w:unhideWhenUsed/>
    <w:rsid w:val="00C41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19D4"/>
    <w:rPr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user\Desktop\How%20to%20Book%20a%20Flight.docx" TargetMode="External"/><Relationship Id="rId18" Type="http://schemas.openxmlformats.org/officeDocument/2006/relationships/hyperlink" Target="https://www.makemytrip.com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How%20to%20Book%20a%20Flight.docx" TargetMode="External"/><Relationship Id="rId17" Type="http://schemas.openxmlformats.org/officeDocument/2006/relationships/hyperlink" Target="file:///C:\Users\user\Desktop\How%20to%20Book%20a%20Flight.docx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How%20to%20Book%20a%20Flight.docx" TargetMode="External"/><Relationship Id="rId20" Type="http://schemas.openxmlformats.org/officeDocument/2006/relationships/image" Target="media/image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esktop\How%20to%20Book%20a%20Flight.docx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Desktop\How%20to%20Book%20a%20Flight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file:///C:\Users\user\Desktop\How%20to%20Book%20a%20Flight.docx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How%20to%20Book%20a%20Flight.docx" TargetMode="External"/><Relationship Id="rId14" Type="http://schemas.openxmlformats.org/officeDocument/2006/relationships/hyperlink" Target="file:///C:\Users\user\Desktop\How%20to%20Book%20a%20Fligh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38CAE-FC61-45DF-AEAE-1AF49A14A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14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BOOK A PLANE TICKET</vt:lpstr>
    </vt:vector>
  </TitlesOfParts>
  <Company/>
  <LinksUpToDate>false</LinksUpToDate>
  <CharactersWithSpaces>4332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BOOK A PLANE TICKET</dc:title>
  <dc:subject>TASKS TO DO </dc:subject>
  <dc:creator>Priya </dc:creator>
  <cp:lastModifiedBy>user</cp:lastModifiedBy>
  <cp:revision>16</cp:revision>
  <dcterms:created xsi:type="dcterms:W3CDTF">2023-10-13T06:42:00Z</dcterms:created>
  <dcterms:modified xsi:type="dcterms:W3CDTF">2023-10-15T06:56:00Z</dcterms:modified>
  <cp:category/>
</cp:coreProperties>
</file>